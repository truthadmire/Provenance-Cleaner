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other="urn:unrelated" xmlns:mc="http://schemas.openxmlformats.org/markup-compatibility/2006" mc:Ignorable="other">
  <w:body>
    <w:p w:rsidR="00112233" other:rsidR="00112233">
      <w:pPr>
        <w:spacing w:after="220"/>
      </w:pPr>
      <w:r>
        <w:rPr>
          <w:b/>
        </w:rPr>
        <w:t>Editing traces specimen</w:t>
      </w:r>
    </w:p>
    <w:p w:rsidR="00445566">
      <w:commentRangeStart w:id="0"/>
      <w:r>
        <w:t xml:space="preserve">Original text — naïve spacing. </w:t>
      </w:r>
      <w:ins w:id="1" w:author="Reviewer" w:date="2024-01-03T10:00:00Z">
        <w:r w:rsidR="00445566">
          <w:t>Added text.</w:t>
        </w:r>
      </w:ins>
      <w:del w:id="2" w:author="Reviewer" w:date="2024-01-04T10:00:00Z">
        <w:r>
          <w:delText>Earlier text.</w:delText>
        </w:r>
      </w:del>
      <w:commentRangeEnd w:id="0"/>
      <w:r>
        <w:commentReference w:id="0"/>
      </w:r>
    </w:p>
    <w:p>
      <w:r>
        <w:t>Literal rsidR="00112233" stays as text.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d="http://schemas.microsoft.com/office/word/2023/wordml/word16du" xmlns:mc="http://schemas.openxmlformats.org/markup-compatibility/2006" mc:Ignorable="wd">
  <w:comment w:id="0" w:author="Reviewer" w:initials="RV" w:date="2024-01-03T11:00:00+01:00" wd:dateUtc="2024-01-03T10:00:00Z">
    <w:p>
      <w:r>
        <w:t>Keep this comment.</w:t>
      </w:r>
    </w:p>
  </w:comment>
</w:comments>
</file>

<file path=word/settings.xml><?xml version="1.0" encoding="utf-8"?>
<w:settings xmlns:w="http://schemas.openxmlformats.org/wordprocessingml/2006/main">
  <w:trackRevisions/>
  <w:rsids>
    <w:rsidRoot w:val="00112233"/>
    <w:rsid w:val="00112233"/>
    <w:rsid w:val="00445566"/>
  </w:rsids>
</w:settings>
</file>

<file path=word/_rels/document.xml.rels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  <TotalTime>35</TotalTime>
</Properties>
</file>

<file path=docProps/core.xml><?xml version="1.0" encoding="utf-8"?>
<cp:coreProperties xmlns:cp="http://schemas.openxmlformats.org/package/2006/metadata/core-properties" xmlns:dcterms="http://purl.org/dc/terms/" xmlns:xsi="http://www.w3.org/2001/XMLSchema-instance" xmlns:dc="http://purl.org/dc/elements/1.1/">
  <dc:creator>Keep this author</dc:creator>
  <cp:lastModifiedBy>Keep this editor</cp:lastModifiedBy>
  <dcterms:created xsi:type="dcterms:W3CDTF">2024-01-01T10:00:00Z</dcterms:created>
  <dcterms:modified xsi:type="dcterms:W3CDTF">2024-01-05T10:00:00Z</dcterms:modified>
  <cp:lastPrinted>2024-01-05T09:00:00Z</cp:lastPrinted>
</cp:coreProperties>
</file>